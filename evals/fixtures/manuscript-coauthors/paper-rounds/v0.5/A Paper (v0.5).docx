
<file path=word/document.xml><?xml version="1.0" encoding="utf-8"?>
<w:document xmlns:w="http://schemas.openxmlformats.org/wordprocessingml/2006/main">
  <w:body>
    <w:p>
      <w:r>
        <w:t xml:space="preserve">A Paper</w:t>
      </w:r>
    </w:p>
    <w:p>
      <w:commentRangeStart w:id="0"/>
      <w:commentRangeStart w:id="1"/>
      <w:r>
        <w:t xml:space="preserve">Abstract</w:t>
      </w:r>
      <w:commentRangeEnd w:id="0"/>
      <w:commentRangeEnd w:id="1"/>
    </w:p>
    <w:p>
      <w:r>
        <w:t xml:space="preserve">Personal genome analysis requires tools that keep the data local.</w:t>
      </w:r>
    </w:p>
    <w:p>
      <w:r>
        <w:t xml:space="preserve">1. Introduction</w:t>
      </w:r>
    </w:p>
    <w:p>
      <w:r>
        <w:t xml:space="preserve">Whole genome sequencing costs have fallen from </w:t>
      </w:r>
      <w:commentRangeStart w:id="2"/>
      <w:r>
        <w:t xml:space="preserve">billions of dollars</w:t>
      </w:r>
      <w:commentRangeEnd w:id="2"/>
      <w:r>
        <w:t xml:space="preserve"> to under a thousand since 2003.</w:t>
      </w:r>
    </w:p>
    <w:p>
      <w:r>
        <w:t xml:space="preserve">The platform annotates variants with </w:t>
      </w:r>
      <w:del w:id="9" w:author="Ann Lee" w:date="2026-10-21T10:00:00Z">
        <w:r>
          <w:delText>old</w:delText>
        </w:r>
      </w:del>
      <w:ins w:id="10" w:author="Ann Lee" w:date="2026-10-21T10:00:00Z">
        <w:r>
          <w:t>new</w:t>
        </w:r>
      </w:ins>
      <w:r>
        <w:t xml:space="preserve"> words in this sentence.</w:t>
      </w:r>
    </w:p>
    <w:p>
      <w:commentRangeStart w:id="3"/>
      <w:r>
        <w:t xml:space="preserve">Modules are versioned tables</w:t>
      </w:r>
      <w:commentRangeEnd w:id="3"/>
      <w:r>
        <w:t xml:space="preserve"> of variants and </w:t>
      </w:r>
      <w:commentRangeStart w:id="4"/>
      <w:r>
        <w:t xml:space="preserve">their evidence.</w:t>
      </w:r>
      <w:commentRangeEnd w:id="4"/>
    </w:p>
  </w:body>
</w:document>
</file>

<file path=word/comments.xml><?xml version="1.0" encoding="utf-8"?>
<w:comments xmlns:w="http://schemas.openxmlformats.org/wordprocessingml/2006/main">
  <w:comment w:id="0" w:author="Ann Lee" w:date="2026-10-20T09:00:00Z">
    <w:p>
      <w:r>
        <w:t xml:space="preserve">Abstract reads well overall.</w:t>
      </w:r>
    </w:p>
  </w:comment>
  <w:comment w:id="1" w:author="Bob Ray" w:date="2026-10-20T11:00:00Z">
    <w:p>
      <w:r>
        <w:t xml:space="preserve">Agreed, small fixes only.</w:t>
      </w:r>
    </w:p>
  </w:comment>
  <w:comment w:id="2" w:author="Ann Lee" w:date="2026-10-20T09:30:00Z">
    <w:p>
      <w:r>
        <w:t xml:space="preserve">This is not true: that was the whole project's budget.</w:t>
      </w:r>
    </w:p>
  </w:comment>
  <w:comment w:id="3" w:author="Bob Ray" w:date="2026-10-21T08:00:00Z">
    <w:p>
      <w:r>
        <w:t xml:space="preserve">Say which modules.</w:t>
      </w:r>
    </w:p>
  </w:comment>
  <w:comment w:id="4" w:author="Bob Ray" w:date="2026-10-21T08:00:00Z">
    <w:p>
      <w:r>
        <w:t xml:space="preserve">Say which modules.</w:t>
      </w:r>
    </w:p>
  </w:comment>
</w:comments>
</file>